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E0D1F82" w14:textId="24F45A1A" w:rsidR="008A1700" w:rsidRPr="00737975" w:rsidRDefault="00B56EED">
      <w:pPr>
        <w:pStyle w:val="Normal1"/>
        <w:jc w:val="center"/>
        <w:rPr>
          <w:sz w:val="24"/>
        </w:rPr>
      </w:pPr>
      <w:r>
        <w:rPr>
          <w:sz w:val="32"/>
          <w:szCs w:val="28"/>
          <w:u w:val="single"/>
        </w:rPr>
        <w:t>Project</w:t>
      </w:r>
      <w:r w:rsidR="00B6200B" w:rsidRPr="00737975">
        <w:rPr>
          <w:sz w:val="32"/>
          <w:szCs w:val="28"/>
          <w:u w:val="single"/>
        </w:rPr>
        <w:t xml:space="preserve">: </w:t>
      </w:r>
      <w:r w:rsidR="00346D3E">
        <w:rPr>
          <w:sz w:val="32"/>
          <w:szCs w:val="28"/>
          <w:u w:val="single"/>
        </w:rPr>
        <w:t>Predictive Analytics Capstone</w:t>
      </w:r>
    </w:p>
    <w:p w14:paraId="6D09D21A" w14:textId="5EED9902" w:rsidR="00346D3E" w:rsidRDefault="00B6200B" w:rsidP="005C2F65">
      <w:pPr>
        <w:pStyle w:val="Normal1"/>
        <w:jc w:val="center"/>
      </w:pPr>
      <w:r>
        <w:t>Complete each section. When you are ready, save your file as a PDF document and submit it here:</w:t>
      </w:r>
      <w:hyperlink r:id="rId6">
        <w:r>
          <w:t xml:space="preserve"> </w:t>
        </w:r>
      </w:hyperlink>
      <w:r w:rsidR="001A48F1" w:rsidRPr="001A48F1">
        <w:t xml:space="preserve"> </w:t>
      </w:r>
      <w:hyperlink r:id="rId7" w:history="1">
        <w:r w:rsidR="00346D3E" w:rsidRPr="00743EA2">
          <w:rPr>
            <w:rStyle w:val="Hyperlink"/>
          </w:rPr>
          <w:t>https://coco.udacity.com/nanodegrees/nd008/locale/en-us/versions/1.0.0/parts/7271/project</w:t>
        </w:r>
      </w:hyperlink>
    </w:p>
    <w:p w14:paraId="19592B94" w14:textId="1CEDD726" w:rsidR="008A1700" w:rsidRDefault="00346D3E">
      <w:pPr>
        <w:pStyle w:val="Heading2"/>
        <w:keepNext w:val="0"/>
        <w:keepLines w:val="0"/>
        <w:spacing w:before="240" w:after="40"/>
        <w:contextualSpacing w:val="0"/>
      </w:pPr>
      <w:bookmarkStart w:id="0" w:name="h.y2i0dd3t3syf" w:colFirst="0" w:colLast="0"/>
      <w:bookmarkEnd w:id="0"/>
      <w:r>
        <w:t>Task</w:t>
      </w:r>
      <w:r w:rsidR="004663C4">
        <w:t xml:space="preserve"> 1: </w:t>
      </w:r>
      <w:r>
        <w:t>Determine</w:t>
      </w:r>
      <w:r w:rsidRPr="00346D3E">
        <w:t xml:space="preserve"> Store Format</w:t>
      </w:r>
      <w:r>
        <w:t>s for Existing Stores</w:t>
      </w:r>
    </w:p>
    <w:p w14:paraId="36871F3D" w14:textId="3317D17E" w:rsidR="00346D3E" w:rsidRDefault="00346D3E" w:rsidP="00346D3E">
      <w:pPr>
        <w:pStyle w:val="NormalWeb"/>
        <w:numPr>
          <w:ilvl w:val="0"/>
          <w:numId w:val="16"/>
        </w:numPr>
        <w:spacing w:before="0" w:beforeAutospacing="0" w:after="0" w:afterAutospacing="0"/>
        <w:textAlignment w:val="baseline"/>
        <w:rPr>
          <w:rFonts w:ascii="Arial" w:hAnsi="Arial" w:cs="Arial"/>
          <w:color w:val="000000"/>
          <w:sz w:val="22"/>
          <w:szCs w:val="22"/>
        </w:rPr>
      </w:pPr>
      <w:bookmarkStart w:id="1" w:name="h.4q33d4wpzsp3" w:colFirst="0" w:colLast="0"/>
      <w:bookmarkStart w:id="2" w:name="h.sw6lgqeq9yr8" w:colFirst="0" w:colLast="0"/>
      <w:bookmarkEnd w:id="1"/>
      <w:bookmarkEnd w:id="2"/>
      <w:r>
        <w:rPr>
          <w:rFonts w:ascii="Arial" w:hAnsi="Arial" w:cs="Arial"/>
          <w:color w:val="000000"/>
          <w:sz w:val="22"/>
          <w:szCs w:val="22"/>
        </w:rPr>
        <w:t>What is the optimal number of store formats? How did you arrive at that number?</w:t>
      </w:r>
    </w:p>
    <w:p w14:paraId="33CC979B" w14:textId="3CEE8AC4" w:rsidR="00346D3E" w:rsidRDefault="00F010F1" w:rsidP="00346D3E">
      <w:pPr>
        <w:pStyle w:val="NormalWeb"/>
        <w:spacing w:before="0" w:beforeAutospacing="0" w:after="0" w:afterAutospacing="0"/>
        <w:ind w:left="720"/>
        <w:textAlignment w:val="baseline"/>
        <w:rPr>
          <w:ins w:id="3" w:author="Chao Xu" w:date="2017-12-29T00:34:00Z"/>
          <w:rFonts w:ascii="Arial" w:hAnsi="Arial" w:cs="Arial"/>
          <w:color w:val="000000"/>
          <w:sz w:val="22"/>
          <w:szCs w:val="22"/>
        </w:rPr>
      </w:pPr>
      <w:ins w:id="4" w:author="Chao Xu" w:date="2017-12-29T00:33:00Z">
        <w:r>
          <w:rPr>
            <w:rFonts w:ascii="Arial" w:hAnsi="Arial" w:cs="Arial"/>
            <w:color w:val="000000"/>
            <w:sz w:val="22"/>
            <w:szCs w:val="22"/>
          </w:rPr>
          <w:t xml:space="preserve">The optimal number of store formats is 3. See the following analysis result </w:t>
        </w:r>
      </w:ins>
      <w:ins w:id="5" w:author="Chao Xu" w:date="2017-12-29T00:34:00Z">
        <w:r w:rsidR="00A53787">
          <w:rPr>
            <w:rFonts w:ascii="Arial" w:hAnsi="Arial" w:cs="Arial"/>
            <w:color w:val="000000"/>
            <w:sz w:val="22"/>
            <w:szCs w:val="22"/>
          </w:rPr>
          <w:t>from K-Centroids Diagnostics:</w:t>
        </w:r>
      </w:ins>
    </w:p>
    <w:p w14:paraId="264E53C7" w14:textId="165171E5" w:rsidR="00A53787" w:rsidRDefault="00A53787" w:rsidP="00346D3E">
      <w:pPr>
        <w:pStyle w:val="NormalWeb"/>
        <w:spacing w:before="0" w:beforeAutospacing="0" w:after="0" w:afterAutospacing="0"/>
        <w:ind w:left="720"/>
        <w:textAlignment w:val="baseline"/>
        <w:rPr>
          <w:ins w:id="6" w:author="Chao Xu" w:date="2017-12-29T00:36:00Z"/>
          <w:rFonts w:ascii="Arial" w:hAnsi="Arial" w:cs="Arial"/>
          <w:color w:val="000000"/>
          <w:sz w:val="22"/>
          <w:szCs w:val="22"/>
        </w:rPr>
      </w:pPr>
      <w:ins w:id="7" w:author="Chao Xu" w:date="2017-12-29T00:35:00Z">
        <w:r>
          <w:rPr>
            <w:rFonts w:ascii="Arial" w:hAnsi="Arial" w:cs="Arial"/>
            <w:noProof/>
            <w:color w:val="000000"/>
            <w:sz w:val="22"/>
            <w:szCs w:val="22"/>
          </w:rPr>
          <w:drawing>
            <wp:inline distT="0" distB="0" distL="0" distR="0" wp14:anchorId="1AFC3726" wp14:editId="16CECB14">
              <wp:extent cx="5347960" cy="238601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_clusters_stats.png"/>
                      <pic:cNvPicPr/>
                    </pic:nvPicPr>
                    <pic:blipFill>
                      <a:blip r:embed="rId8"/>
                      <a:stretch>
                        <a:fillRect/>
                      </a:stretch>
                    </pic:blipFill>
                    <pic:spPr>
                      <a:xfrm>
                        <a:off x="0" y="0"/>
                        <a:ext cx="5357884" cy="2390441"/>
                      </a:xfrm>
                      <a:prstGeom prst="rect">
                        <a:avLst/>
                      </a:prstGeom>
                    </pic:spPr>
                  </pic:pic>
                </a:graphicData>
              </a:graphic>
            </wp:inline>
          </w:drawing>
        </w:r>
      </w:ins>
    </w:p>
    <w:p w14:paraId="4D8B1770" w14:textId="19DB1E72" w:rsidR="00A53787" w:rsidRDefault="00A53787" w:rsidP="00346D3E">
      <w:pPr>
        <w:pStyle w:val="NormalWeb"/>
        <w:spacing w:before="0" w:beforeAutospacing="0" w:after="0" w:afterAutospacing="0"/>
        <w:ind w:left="720"/>
        <w:textAlignment w:val="baseline"/>
        <w:rPr>
          <w:ins w:id="8" w:author="Chao Xu" w:date="2017-12-29T00:37:00Z"/>
          <w:rFonts w:ascii="Arial" w:hAnsi="Arial" w:cs="Arial"/>
          <w:color w:val="000000"/>
          <w:sz w:val="22"/>
          <w:szCs w:val="22"/>
        </w:rPr>
      </w:pPr>
      <w:ins w:id="9" w:author="Chao Xu" w:date="2017-12-29T00:36:00Z">
        <w:r>
          <w:rPr>
            <w:rFonts w:ascii="Arial" w:hAnsi="Arial" w:cs="Arial"/>
            <w:noProof/>
            <w:color w:val="000000"/>
            <w:sz w:val="22"/>
            <w:szCs w:val="22"/>
          </w:rPr>
          <w:drawing>
            <wp:inline distT="0" distB="0" distL="0" distR="0" wp14:anchorId="3A701E52" wp14:editId="4D358925">
              <wp:extent cx="3881438" cy="3687163"/>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_clusters_plots.png"/>
                      <pic:cNvPicPr/>
                    </pic:nvPicPr>
                    <pic:blipFill>
                      <a:blip r:embed="rId9"/>
                      <a:stretch>
                        <a:fillRect/>
                      </a:stretch>
                    </pic:blipFill>
                    <pic:spPr>
                      <a:xfrm>
                        <a:off x="0" y="0"/>
                        <a:ext cx="3893989" cy="3699086"/>
                      </a:xfrm>
                      <a:prstGeom prst="rect">
                        <a:avLst/>
                      </a:prstGeom>
                    </pic:spPr>
                  </pic:pic>
                </a:graphicData>
              </a:graphic>
            </wp:inline>
          </w:drawing>
        </w:r>
      </w:ins>
    </w:p>
    <w:p w14:paraId="062BB244" w14:textId="1621AE72" w:rsidR="00A53787" w:rsidRDefault="00A53787" w:rsidP="00346D3E">
      <w:pPr>
        <w:pStyle w:val="NormalWeb"/>
        <w:spacing w:before="0" w:beforeAutospacing="0" w:after="0" w:afterAutospacing="0"/>
        <w:ind w:left="720"/>
        <w:textAlignment w:val="baseline"/>
        <w:rPr>
          <w:ins w:id="10" w:author="Chao Xu" w:date="2017-12-29T00:37:00Z"/>
          <w:rFonts w:ascii="Arial" w:hAnsi="Arial" w:cs="Arial"/>
          <w:color w:val="000000"/>
          <w:sz w:val="22"/>
          <w:szCs w:val="22"/>
        </w:rPr>
      </w:pPr>
    </w:p>
    <w:p w14:paraId="252E10E0" w14:textId="77777777" w:rsidR="00A53787" w:rsidRPr="00346D3E" w:rsidRDefault="00A53787" w:rsidP="00346D3E">
      <w:pPr>
        <w:pStyle w:val="NormalWeb"/>
        <w:spacing w:before="0" w:beforeAutospacing="0" w:after="0" w:afterAutospacing="0"/>
        <w:ind w:left="720"/>
        <w:textAlignment w:val="baseline"/>
        <w:rPr>
          <w:rFonts w:ascii="Arial" w:hAnsi="Arial" w:cs="Arial"/>
          <w:color w:val="000000"/>
          <w:sz w:val="22"/>
          <w:szCs w:val="22"/>
        </w:rPr>
      </w:pPr>
    </w:p>
    <w:p w14:paraId="78C627D2" w14:textId="734A2375" w:rsidR="00346D3E" w:rsidRDefault="00346D3E" w:rsidP="00346D3E">
      <w:pPr>
        <w:pStyle w:val="NormalWeb"/>
        <w:numPr>
          <w:ilvl w:val="0"/>
          <w:numId w:val="16"/>
        </w:numPr>
        <w:spacing w:before="0" w:beforeAutospacing="0" w:after="0" w:afterAutospacing="0"/>
        <w:textAlignment w:val="baseline"/>
        <w:rPr>
          <w:ins w:id="11" w:author="Chao Xu" w:date="2017-12-29T00:37:00Z"/>
          <w:rFonts w:ascii="Arial" w:hAnsi="Arial" w:cs="Arial"/>
          <w:color w:val="000000"/>
          <w:sz w:val="22"/>
          <w:szCs w:val="22"/>
        </w:rPr>
      </w:pPr>
      <w:r>
        <w:rPr>
          <w:rFonts w:ascii="Arial" w:hAnsi="Arial" w:cs="Arial"/>
          <w:color w:val="000000"/>
          <w:sz w:val="22"/>
          <w:szCs w:val="22"/>
        </w:rPr>
        <w:lastRenderedPageBreak/>
        <w:t>How many stores fall into each store format?</w:t>
      </w:r>
    </w:p>
    <w:p w14:paraId="7E3F47A5" w14:textId="61BBEB57" w:rsidR="00A53787" w:rsidRPr="00346D3E" w:rsidRDefault="00A53787" w:rsidP="00A53787">
      <w:pPr>
        <w:pStyle w:val="NormalWeb"/>
        <w:spacing w:before="0" w:beforeAutospacing="0" w:after="0" w:afterAutospacing="0"/>
        <w:ind w:left="720"/>
        <w:textAlignment w:val="baseline"/>
        <w:rPr>
          <w:rFonts w:ascii="Arial" w:hAnsi="Arial" w:cs="Arial"/>
          <w:color w:val="000000"/>
          <w:sz w:val="22"/>
          <w:szCs w:val="22"/>
        </w:rPr>
        <w:pPrChange w:id="12" w:author="Chao Xu" w:date="2017-12-29T00:37:00Z">
          <w:pPr>
            <w:pStyle w:val="NormalWeb"/>
            <w:numPr>
              <w:numId w:val="16"/>
            </w:numPr>
            <w:tabs>
              <w:tab w:val="num" w:pos="720"/>
            </w:tabs>
            <w:spacing w:before="0" w:beforeAutospacing="0" w:after="0" w:afterAutospacing="0"/>
            <w:ind w:left="720" w:hanging="360"/>
            <w:textAlignment w:val="baseline"/>
          </w:pPr>
        </w:pPrChange>
      </w:pPr>
      <w:ins w:id="13" w:author="Chao Xu" w:date="2017-12-29T00:37:00Z">
        <w:r>
          <w:rPr>
            <w:rFonts w:ascii="Arial" w:hAnsi="Arial" w:cs="Arial"/>
            <w:noProof/>
            <w:color w:val="000000"/>
            <w:sz w:val="22"/>
            <w:szCs w:val="22"/>
          </w:rPr>
          <w:drawing>
            <wp:inline distT="0" distB="0" distL="0" distR="0" wp14:anchorId="01406165" wp14:editId="7E6B0711">
              <wp:extent cx="5943600" cy="762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usters_size.png"/>
                      <pic:cNvPicPr/>
                    </pic:nvPicPr>
                    <pic:blipFill>
                      <a:blip r:embed="rId10"/>
                      <a:stretch>
                        <a:fillRect/>
                      </a:stretch>
                    </pic:blipFill>
                    <pic:spPr>
                      <a:xfrm>
                        <a:off x="0" y="0"/>
                        <a:ext cx="5943600" cy="762635"/>
                      </a:xfrm>
                      <a:prstGeom prst="rect">
                        <a:avLst/>
                      </a:prstGeom>
                    </pic:spPr>
                  </pic:pic>
                </a:graphicData>
              </a:graphic>
            </wp:inline>
          </w:drawing>
        </w:r>
      </w:ins>
    </w:p>
    <w:p w14:paraId="4AE0DE10" w14:textId="003BE1B0" w:rsidR="00346D3E" w:rsidRDefault="00A53787" w:rsidP="00346D3E">
      <w:pPr>
        <w:pStyle w:val="NormalWeb"/>
        <w:spacing w:before="0" w:beforeAutospacing="0" w:after="0" w:afterAutospacing="0"/>
        <w:ind w:left="720"/>
        <w:textAlignment w:val="baseline"/>
        <w:rPr>
          <w:ins w:id="14" w:author="Chao Xu" w:date="2017-12-29T00:37:00Z"/>
          <w:rFonts w:ascii="Arial" w:hAnsi="Arial" w:cs="Arial"/>
          <w:color w:val="000000"/>
          <w:sz w:val="22"/>
          <w:szCs w:val="22"/>
        </w:rPr>
      </w:pPr>
      <w:proofErr w:type="gramStart"/>
      <w:ins w:id="15" w:author="Chao Xu" w:date="2017-12-29T00:37:00Z">
        <w:r>
          <w:rPr>
            <w:rFonts w:ascii="Arial" w:hAnsi="Arial" w:cs="Arial"/>
            <w:color w:val="000000"/>
            <w:sz w:val="22"/>
            <w:szCs w:val="22"/>
          </w:rPr>
          <w:t>So</w:t>
        </w:r>
        <w:proofErr w:type="gramEnd"/>
        <w:r>
          <w:rPr>
            <w:rFonts w:ascii="Arial" w:hAnsi="Arial" w:cs="Arial"/>
            <w:color w:val="000000"/>
            <w:sz w:val="22"/>
            <w:szCs w:val="22"/>
          </w:rPr>
          <w:t xml:space="preserve"> siz</w:t>
        </w:r>
      </w:ins>
      <w:ins w:id="16" w:author="Chao Xu" w:date="2017-12-29T00:38:00Z">
        <w:r>
          <w:rPr>
            <w:rFonts w:ascii="Arial" w:hAnsi="Arial" w:cs="Arial"/>
            <w:color w:val="000000"/>
            <w:sz w:val="22"/>
            <w:szCs w:val="22"/>
          </w:rPr>
          <w:t>es of the three clusters are 33, 32, and 20.</w:t>
        </w:r>
      </w:ins>
    </w:p>
    <w:p w14:paraId="3E57EF00" w14:textId="77777777" w:rsidR="00A53787" w:rsidRDefault="00A53787" w:rsidP="00346D3E">
      <w:pPr>
        <w:pStyle w:val="NormalWeb"/>
        <w:spacing w:before="0" w:beforeAutospacing="0" w:after="0" w:afterAutospacing="0"/>
        <w:ind w:left="720"/>
        <w:textAlignment w:val="baseline"/>
        <w:rPr>
          <w:rFonts w:ascii="Arial" w:hAnsi="Arial" w:cs="Arial"/>
          <w:color w:val="000000"/>
          <w:sz w:val="22"/>
          <w:szCs w:val="22"/>
        </w:rPr>
      </w:pPr>
    </w:p>
    <w:p w14:paraId="5E0EE19E" w14:textId="77777777" w:rsidR="00346D3E" w:rsidRDefault="00346D3E" w:rsidP="00346D3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Based on the results of the clustering model, what is one way that the clusters differ from one another?</w:t>
      </w:r>
    </w:p>
    <w:p w14:paraId="1D2170EE" w14:textId="08453C39" w:rsidR="00346D3E" w:rsidRDefault="00952C3B" w:rsidP="00346D3E">
      <w:pPr>
        <w:pStyle w:val="ListParagraph"/>
        <w:rPr>
          <w:ins w:id="17" w:author="Chao Xu" w:date="2017-12-29T00:40:00Z"/>
        </w:rPr>
      </w:pPr>
      <w:ins w:id="18" w:author="Chao Xu" w:date="2017-12-29T00:40:00Z">
        <w:r>
          <w:rPr>
            <w:noProof/>
          </w:rPr>
          <w:drawing>
            <wp:inline distT="0" distB="0" distL="0" distR="0" wp14:anchorId="5F207EC1" wp14:editId="3A59209F">
              <wp:extent cx="5943600" cy="1080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_char.png"/>
                      <pic:cNvPicPr/>
                    </pic:nvPicPr>
                    <pic:blipFill>
                      <a:blip r:embed="rId11"/>
                      <a:stretch>
                        <a:fillRect/>
                      </a:stretch>
                    </pic:blipFill>
                    <pic:spPr>
                      <a:xfrm>
                        <a:off x="0" y="0"/>
                        <a:ext cx="5943600" cy="1080770"/>
                      </a:xfrm>
                      <a:prstGeom prst="rect">
                        <a:avLst/>
                      </a:prstGeom>
                    </pic:spPr>
                  </pic:pic>
                </a:graphicData>
              </a:graphic>
            </wp:inline>
          </w:drawing>
        </w:r>
      </w:ins>
    </w:p>
    <w:p w14:paraId="6323FC9E" w14:textId="303E63B0" w:rsidR="00952C3B" w:rsidRDefault="00952C3B" w:rsidP="00346D3E">
      <w:pPr>
        <w:pStyle w:val="ListParagraph"/>
        <w:rPr>
          <w:ins w:id="19" w:author="Chao Xu" w:date="2017-12-29T00:41:00Z"/>
        </w:rPr>
      </w:pPr>
      <w:ins w:id="20" w:author="Chao Xu" w:date="2017-12-29T00:40:00Z">
        <w:r>
          <w:t xml:space="preserve">Cluster 2 differs from clusters 1 and 3 by focusing more on </w:t>
        </w:r>
      </w:ins>
      <w:ins w:id="21" w:author="Chao Xu" w:date="2017-12-29T00:41:00Z">
        <w:r>
          <w:t>Dairy, Produce, and Floral.</w:t>
        </w:r>
      </w:ins>
    </w:p>
    <w:p w14:paraId="64833139" w14:textId="427E493C" w:rsidR="00952C3B" w:rsidRDefault="00952C3B" w:rsidP="00346D3E">
      <w:pPr>
        <w:pStyle w:val="ListParagraph"/>
      </w:pPr>
      <w:ins w:id="22" w:author="Chao Xu" w:date="2017-12-29T00:41:00Z">
        <w:r>
          <w:t xml:space="preserve">Clusters 1 and 3 differ in Bakery and </w:t>
        </w:r>
        <w:proofErr w:type="spellStart"/>
        <w:r>
          <w:t>General_Merchanidse</w:t>
        </w:r>
        <w:proofErr w:type="spellEnd"/>
        <w:r>
          <w:t>.</w:t>
        </w:r>
      </w:ins>
    </w:p>
    <w:p w14:paraId="7D656BDF" w14:textId="7F5EC527" w:rsidR="00346D3E" w:rsidRDefault="00346D3E" w:rsidP="00346D3E">
      <w:pPr>
        <w:pStyle w:val="NormalWeb"/>
        <w:numPr>
          <w:ilvl w:val="0"/>
          <w:numId w:val="16"/>
        </w:numPr>
        <w:spacing w:before="0" w:beforeAutospacing="0" w:after="0" w:afterAutospacing="0"/>
        <w:textAlignment w:val="baseline"/>
        <w:rPr>
          <w:ins w:id="23" w:author="Chao Xu" w:date="2017-12-29T00:46:00Z"/>
          <w:rFonts w:ascii="Arial" w:hAnsi="Arial" w:cs="Arial"/>
          <w:color w:val="000000"/>
          <w:sz w:val="22"/>
          <w:szCs w:val="22"/>
        </w:rPr>
      </w:pPr>
      <w:r>
        <w:rPr>
          <w:rFonts w:ascii="Arial" w:hAnsi="Arial" w:cs="Arial"/>
          <w:color w:val="000000"/>
          <w:sz w:val="22"/>
          <w:szCs w:val="22"/>
        </w:rPr>
        <w:t>Please provide a Tableau visualization (saved as a Tableau Public file) that shows the location of the stores, uses color to show cluster, and size to show total sales.</w:t>
      </w:r>
    </w:p>
    <w:p w14:paraId="71BE597C" w14:textId="3DBAA4D3" w:rsidR="00952C3B" w:rsidRDefault="00952C3B" w:rsidP="004A2BB7">
      <w:pPr>
        <w:pStyle w:val="NormalWeb"/>
        <w:spacing w:before="0" w:beforeAutospacing="0" w:after="0" w:afterAutospacing="0"/>
        <w:ind w:left="720"/>
        <w:textAlignment w:val="baseline"/>
        <w:rPr>
          <w:ins w:id="24" w:author="Chao Xu" w:date="2017-12-29T00:45:00Z"/>
          <w:rFonts w:ascii="Arial" w:hAnsi="Arial" w:cs="Arial"/>
          <w:color w:val="000000"/>
          <w:sz w:val="22"/>
          <w:szCs w:val="22"/>
        </w:rPr>
        <w:pPrChange w:id="25" w:author="Chao Xu" w:date="2017-12-29T00:47:00Z">
          <w:pPr>
            <w:pStyle w:val="NormalWeb"/>
            <w:numPr>
              <w:numId w:val="16"/>
            </w:numPr>
            <w:tabs>
              <w:tab w:val="num" w:pos="720"/>
            </w:tabs>
            <w:spacing w:before="0" w:beforeAutospacing="0" w:after="0" w:afterAutospacing="0"/>
            <w:ind w:left="720" w:hanging="360"/>
            <w:textAlignment w:val="baseline"/>
          </w:pPr>
        </w:pPrChange>
      </w:pPr>
      <w:ins w:id="26" w:author="Chao Xu" w:date="2017-12-29T00:46:00Z">
        <w:r>
          <w:rPr>
            <w:rFonts w:ascii="Arial" w:hAnsi="Arial" w:cs="Arial"/>
            <w:color w:val="000000"/>
            <w:sz w:val="22"/>
            <w:szCs w:val="22"/>
          </w:rPr>
          <w:t>Tableau Public file link:</w:t>
        </w:r>
      </w:ins>
    </w:p>
    <w:p w14:paraId="171655E2" w14:textId="14F29C35" w:rsidR="00952C3B" w:rsidRDefault="00952C3B" w:rsidP="00952C3B">
      <w:pPr>
        <w:pStyle w:val="NormalWeb"/>
        <w:spacing w:before="0" w:beforeAutospacing="0" w:after="0" w:afterAutospacing="0"/>
        <w:ind w:left="720"/>
        <w:textAlignment w:val="baseline"/>
        <w:rPr>
          <w:ins w:id="27" w:author="Chao Xu" w:date="2017-12-29T00:46:00Z"/>
          <w:rFonts w:ascii="Arial" w:hAnsi="Arial" w:cs="Arial"/>
          <w:color w:val="000000"/>
          <w:sz w:val="22"/>
          <w:szCs w:val="22"/>
        </w:rPr>
      </w:pPr>
      <w:ins w:id="28" w:author="Chao Xu" w:date="2017-12-29T00:46:00Z">
        <w:r>
          <w:rPr>
            <w:rFonts w:ascii="Arial" w:hAnsi="Arial" w:cs="Arial"/>
            <w:color w:val="000000"/>
            <w:sz w:val="22"/>
            <w:szCs w:val="22"/>
          </w:rPr>
          <w:fldChar w:fldCharType="begin"/>
        </w:r>
        <w:r>
          <w:rPr>
            <w:rFonts w:ascii="Arial" w:hAnsi="Arial" w:cs="Arial"/>
            <w:color w:val="000000"/>
            <w:sz w:val="22"/>
            <w:szCs w:val="22"/>
          </w:rPr>
          <w:instrText xml:space="preserve"> HYPERLINK "</w:instrText>
        </w:r>
      </w:ins>
      <w:ins w:id="29" w:author="Chao Xu" w:date="2017-12-29T00:45:00Z">
        <w:r w:rsidRPr="00952C3B">
          <w:rPr>
            <w:rFonts w:ascii="Arial" w:hAnsi="Arial" w:cs="Arial"/>
            <w:color w:val="000000"/>
            <w:sz w:val="22"/>
            <w:szCs w:val="22"/>
          </w:rPr>
          <w:instrText>https://public.tableau.com/profile/charlio#!/vizhome/grocery_geo/Sheet1?publish=yes</w:instrText>
        </w:r>
      </w:ins>
      <w:ins w:id="30" w:author="Chao Xu" w:date="2017-12-29T00:46:00Z">
        <w:r>
          <w:rPr>
            <w:rFonts w:ascii="Arial" w:hAnsi="Arial" w:cs="Arial"/>
            <w:color w:val="000000"/>
            <w:sz w:val="22"/>
            <w:szCs w:val="22"/>
          </w:rPr>
          <w:instrText xml:space="preserve">" </w:instrText>
        </w:r>
        <w:r>
          <w:rPr>
            <w:rFonts w:ascii="Arial" w:hAnsi="Arial" w:cs="Arial"/>
            <w:color w:val="000000"/>
            <w:sz w:val="22"/>
            <w:szCs w:val="22"/>
          </w:rPr>
          <w:fldChar w:fldCharType="separate"/>
        </w:r>
      </w:ins>
      <w:ins w:id="31" w:author="Chao Xu" w:date="2017-12-29T00:45:00Z">
        <w:r w:rsidRPr="00F04FAD">
          <w:rPr>
            <w:rStyle w:val="Hyperlink"/>
            <w:rFonts w:ascii="Arial" w:hAnsi="Arial" w:cs="Arial"/>
            <w:sz w:val="22"/>
            <w:szCs w:val="22"/>
          </w:rPr>
          <w:t>https://public.tableau.com/profile/charlio#!/vizhome/grocery_geo/Sheet1?publish=yes</w:t>
        </w:r>
      </w:ins>
      <w:ins w:id="32" w:author="Chao Xu" w:date="2017-12-29T00:46:00Z">
        <w:r>
          <w:rPr>
            <w:rFonts w:ascii="Arial" w:hAnsi="Arial" w:cs="Arial"/>
            <w:color w:val="000000"/>
            <w:sz w:val="22"/>
            <w:szCs w:val="22"/>
          </w:rPr>
          <w:fldChar w:fldCharType="end"/>
        </w:r>
      </w:ins>
    </w:p>
    <w:p w14:paraId="2F3817AB" w14:textId="552C2E1F" w:rsidR="00952C3B" w:rsidRDefault="004A2BB7" w:rsidP="00952C3B">
      <w:pPr>
        <w:pStyle w:val="NormalWeb"/>
        <w:spacing w:before="0" w:beforeAutospacing="0" w:after="0" w:afterAutospacing="0"/>
        <w:ind w:left="720"/>
        <w:textAlignment w:val="baseline"/>
        <w:rPr>
          <w:rFonts w:ascii="Arial" w:hAnsi="Arial" w:cs="Arial"/>
          <w:color w:val="000000"/>
          <w:sz w:val="22"/>
          <w:szCs w:val="22"/>
        </w:rPr>
        <w:pPrChange w:id="33" w:author="Chao Xu" w:date="2017-12-29T00:45:00Z">
          <w:pPr>
            <w:pStyle w:val="NormalWeb"/>
            <w:numPr>
              <w:numId w:val="16"/>
            </w:numPr>
            <w:tabs>
              <w:tab w:val="num" w:pos="720"/>
            </w:tabs>
            <w:spacing w:before="0" w:beforeAutospacing="0" w:after="0" w:afterAutospacing="0"/>
            <w:ind w:left="720" w:hanging="360"/>
            <w:textAlignment w:val="baseline"/>
          </w:pPr>
        </w:pPrChange>
      </w:pPr>
      <w:ins w:id="34" w:author="Chao Xu" w:date="2017-12-29T00:47:00Z">
        <w:r>
          <w:rPr>
            <w:rFonts w:ascii="Arial" w:hAnsi="Arial" w:cs="Arial"/>
            <w:noProof/>
            <w:color w:val="000000"/>
            <w:sz w:val="22"/>
            <w:szCs w:val="22"/>
          </w:rPr>
          <w:drawing>
            <wp:inline distT="0" distB="0" distL="0" distR="0" wp14:anchorId="1AF24AFB" wp14:editId="55DE1051">
              <wp:extent cx="5943600" cy="349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cery_locations.png"/>
                      <pic:cNvPicPr/>
                    </pic:nvPicPr>
                    <pic:blipFill>
                      <a:blip r:embed="rId12"/>
                      <a:stretch>
                        <a:fillRect/>
                      </a:stretch>
                    </pic:blipFill>
                    <pic:spPr>
                      <a:xfrm>
                        <a:off x="0" y="0"/>
                        <a:ext cx="5943600" cy="3494405"/>
                      </a:xfrm>
                      <a:prstGeom prst="rect">
                        <a:avLst/>
                      </a:prstGeom>
                    </pic:spPr>
                  </pic:pic>
                </a:graphicData>
              </a:graphic>
            </wp:inline>
          </w:drawing>
        </w:r>
      </w:ins>
    </w:p>
    <w:p w14:paraId="26F629D0" w14:textId="77777777" w:rsidR="00346D3E" w:rsidRDefault="00346D3E" w:rsidP="00346D3E">
      <w:pPr>
        <w:pStyle w:val="NormalWeb"/>
        <w:spacing w:before="0" w:beforeAutospacing="0" w:after="0" w:afterAutospacing="0"/>
        <w:textAlignment w:val="baseline"/>
        <w:rPr>
          <w:rFonts w:ascii="Arial" w:hAnsi="Arial" w:cs="Arial"/>
          <w:color w:val="000000"/>
          <w:sz w:val="22"/>
          <w:szCs w:val="22"/>
        </w:rPr>
      </w:pPr>
    </w:p>
    <w:p w14:paraId="1BD307F5" w14:textId="6086B3FC" w:rsidR="008A1700" w:rsidRDefault="00346D3E" w:rsidP="00346D3E">
      <w:pPr>
        <w:pStyle w:val="Heading2"/>
        <w:keepNext w:val="0"/>
        <w:keepLines w:val="0"/>
        <w:spacing w:before="240" w:after="40"/>
        <w:contextualSpacing w:val="0"/>
      </w:pPr>
      <w:r>
        <w:t>Task 2</w:t>
      </w:r>
      <w:r w:rsidR="00B6200B">
        <w:t xml:space="preserve">: </w:t>
      </w:r>
      <w:r>
        <w:t>Formats for New Stores</w:t>
      </w:r>
      <w:r w:rsidR="00C36383">
        <w:t xml:space="preserve"> </w:t>
      </w:r>
    </w:p>
    <w:p w14:paraId="2D914CF3" w14:textId="232F169D" w:rsidR="00346D3E" w:rsidRDefault="00346D3E" w:rsidP="001D2006">
      <w:pPr>
        <w:pStyle w:val="Normal1"/>
        <w:numPr>
          <w:ilvl w:val="0"/>
          <w:numId w:val="17"/>
        </w:numPr>
        <w:rPr>
          <w:ins w:id="35" w:author="Chao Xu" w:date="2017-12-29T00:48:00Z"/>
        </w:rPr>
      </w:pPr>
      <w:r>
        <w:lastRenderedPageBreak/>
        <w:t xml:space="preserve">What methodology did you use to predict the best store format for the new stores? </w:t>
      </w:r>
      <w:r w:rsidR="001D2006">
        <w:t xml:space="preserve">Why did you choose that methodology? (Remember to </w:t>
      </w:r>
      <w:r w:rsidR="001D2006" w:rsidRPr="001D2006">
        <w:t xml:space="preserve">Use a 20% validation sample with Random Seed = </w:t>
      </w:r>
      <w:r w:rsidR="00D24562">
        <w:t>3</w:t>
      </w:r>
      <w:r w:rsidR="001D2006" w:rsidRPr="001D2006">
        <w:t xml:space="preserve"> to test differences in models</w:t>
      </w:r>
      <w:r w:rsidR="001D2006">
        <w:t>.)</w:t>
      </w:r>
    </w:p>
    <w:p w14:paraId="60835714" w14:textId="3FB71C88" w:rsidR="00CB2312" w:rsidRDefault="007C6168" w:rsidP="00CB2312">
      <w:pPr>
        <w:pStyle w:val="Normal1"/>
        <w:ind w:left="720"/>
        <w:rPr>
          <w:ins w:id="36" w:author="Chao Xu" w:date="2017-12-29T01:14:00Z"/>
        </w:rPr>
      </w:pPr>
      <w:ins w:id="37" w:author="Chao Xu" w:date="2017-12-29T01:08:00Z">
        <w:r>
          <w:t xml:space="preserve">We need to predict the cluster field for the new stores. Cluster includes 3 values. </w:t>
        </w:r>
        <w:proofErr w:type="gramStart"/>
        <w:r>
          <w:t>So</w:t>
        </w:r>
        <w:proofErr w:type="gramEnd"/>
        <w:r>
          <w:t xml:space="preserve"> this is a non-bin</w:t>
        </w:r>
      </w:ins>
      <w:ins w:id="38" w:author="Chao Xu" w:date="2017-12-29T01:09:00Z">
        <w:r>
          <w:t xml:space="preserve">ary classification problem. </w:t>
        </w:r>
      </w:ins>
      <w:proofErr w:type="gramStart"/>
      <w:ins w:id="39" w:author="Chao Xu" w:date="2017-12-29T01:11:00Z">
        <w:r>
          <w:t>Thus</w:t>
        </w:r>
        <w:proofErr w:type="gramEnd"/>
        <w:r>
          <w:t xml:space="preserve"> we shall use decision tree, forest or boosted models. After running all three models, it turns out forest and boosted have the same result on accuracy and confusion matrix, they both perform</w:t>
        </w:r>
      </w:ins>
      <w:ins w:id="40" w:author="Chao Xu" w:date="2017-12-29T01:12:00Z">
        <w:r>
          <w:t xml:space="preserve"> better than decision tree. </w:t>
        </w:r>
        <w:proofErr w:type="gramStart"/>
        <w:r w:rsidR="009F3A9B">
          <w:t>So</w:t>
        </w:r>
        <w:proofErr w:type="gramEnd"/>
        <w:r w:rsidR="009F3A9B">
          <w:t xml:space="preserve"> I used</w:t>
        </w:r>
      </w:ins>
      <w:ins w:id="41" w:author="Chao Xu" w:date="2017-12-29T01:13:00Z">
        <w:r w:rsidR="009F3A9B">
          <w:t xml:space="preserve"> the forest model.</w:t>
        </w:r>
      </w:ins>
      <w:ins w:id="42" w:author="Chao Xu" w:date="2017-12-29T01:14:00Z">
        <w:r w:rsidR="00E926FB">
          <w:t xml:space="preserve"> The three most important variables are Age0to9, HVal750KPlus and Age65Plus.</w:t>
        </w:r>
      </w:ins>
    </w:p>
    <w:p w14:paraId="67B4933B" w14:textId="16DA4C98" w:rsidR="00E926FB" w:rsidRDefault="00E926FB" w:rsidP="00CB2312">
      <w:pPr>
        <w:pStyle w:val="Normal1"/>
        <w:ind w:left="720"/>
        <w:pPrChange w:id="43" w:author="Chao Xu" w:date="2017-12-29T00:48:00Z">
          <w:pPr>
            <w:pStyle w:val="Normal1"/>
            <w:numPr>
              <w:numId w:val="17"/>
            </w:numPr>
            <w:ind w:left="720" w:hanging="360"/>
          </w:pPr>
        </w:pPrChange>
      </w:pPr>
      <w:ins w:id="44" w:author="Chao Xu" w:date="2017-12-29T01:14:00Z">
        <w:r>
          <w:rPr>
            <w:noProof/>
          </w:rPr>
          <w:drawing>
            <wp:inline distT="0" distB="0" distL="0" distR="0" wp14:anchorId="4FB9156C" wp14:editId="2A09C07E">
              <wp:extent cx="4614896" cy="42767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est_features.png"/>
                      <pic:cNvPicPr/>
                    </pic:nvPicPr>
                    <pic:blipFill>
                      <a:blip r:embed="rId13"/>
                      <a:stretch>
                        <a:fillRect/>
                      </a:stretch>
                    </pic:blipFill>
                    <pic:spPr>
                      <a:xfrm>
                        <a:off x="0" y="0"/>
                        <a:ext cx="4614896" cy="4276756"/>
                      </a:xfrm>
                      <a:prstGeom prst="rect">
                        <a:avLst/>
                      </a:prstGeom>
                    </pic:spPr>
                  </pic:pic>
                </a:graphicData>
              </a:graphic>
            </wp:inline>
          </w:drawing>
        </w:r>
      </w:ins>
    </w:p>
    <w:p w14:paraId="7E0AE973" w14:textId="77777777" w:rsidR="00346D3E" w:rsidRDefault="00346D3E" w:rsidP="001D3233">
      <w:pPr>
        <w:pStyle w:val="Normal1"/>
      </w:pPr>
    </w:p>
    <w:p w14:paraId="4E0E2D8C" w14:textId="23FCDCAE" w:rsidR="008A1700" w:rsidRDefault="00346D3E" w:rsidP="00346D3E">
      <w:pPr>
        <w:pStyle w:val="Normal1"/>
        <w:numPr>
          <w:ilvl w:val="0"/>
          <w:numId w:val="17"/>
        </w:numPr>
      </w:pPr>
      <w:r>
        <w:t>What format do each of the 10 new stores fall into? Please fill in the table below.</w:t>
      </w:r>
    </w:p>
    <w:p w14:paraId="51B4E326" w14:textId="77777777" w:rsidR="00346D3E" w:rsidRDefault="00346D3E" w:rsidP="00346D3E">
      <w:pPr>
        <w:pStyle w:val="ListParagraph"/>
      </w:pPr>
    </w:p>
    <w:tbl>
      <w:tblPr>
        <w:tblStyle w:val="TableGrid"/>
        <w:tblW w:w="0" w:type="auto"/>
        <w:tblInd w:w="2350" w:type="dxa"/>
        <w:tblLook w:val="04A0" w:firstRow="1" w:lastRow="0" w:firstColumn="1" w:lastColumn="0" w:noHBand="0" w:noVBand="1"/>
      </w:tblPr>
      <w:tblGrid>
        <w:gridCol w:w="1795"/>
        <w:gridCol w:w="1535"/>
      </w:tblGrid>
      <w:tr w:rsidR="00346D3E" w14:paraId="2FB6584E" w14:textId="77777777" w:rsidTr="00346D3E">
        <w:tc>
          <w:tcPr>
            <w:tcW w:w="1795" w:type="dxa"/>
          </w:tcPr>
          <w:p w14:paraId="3B04F0D6" w14:textId="5066BAF2" w:rsidR="00346D3E" w:rsidRDefault="00346D3E" w:rsidP="00346D3E">
            <w:pPr>
              <w:pStyle w:val="Normal1"/>
            </w:pPr>
            <w:r>
              <w:t>Store Number</w:t>
            </w:r>
          </w:p>
        </w:tc>
        <w:tc>
          <w:tcPr>
            <w:tcW w:w="1535" w:type="dxa"/>
          </w:tcPr>
          <w:p w14:paraId="4798104E" w14:textId="101EB646" w:rsidR="00346D3E" w:rsidRDefault="00346D3E" w:rsidP="00346D3E">
            <w:pPr>
              <w:pStyle w:val="Normal1"/>
            </w:pPr>
            <w:r>
              <w:t>Segment</w:t>
            </w:r>
          </w:p>
        </w:tc>
      </w:tr>
      <w:tr w:rsidR="00346D3E" w14:paraId="57D35169" w14:textId="77777777" w:rsidTr="00346D3E">
        <w:tc>
          <w:tcPr>
            <w:tcW w:w="1795" w:type="dxa"/>
          </w:tcPr>
          <w:p w14:paraId="01666542" w14:textId="252A1404" w:rsidR="00346D3E" w:rsidRDefault="00346D3E" w:rsidP="00346D3E">
            <w:pPr>
              <w:pStyle w:val="Normal1"/>
            </w:pPr>
            <w:r>
              <w:t>S0086</w:t>
            </w:r>
          </w:p>
        </w:tc>
        <w:tc>
          <w:tcPr>
            <w:tcW w:w="1535" w:type="dxa"/>
          </w:tcPr>
          <w:p w14:paraId="50473BF0" w14:textId="7C3F41D2" w:rsidR="00346D3E" w:rsidRDefault="007841DA" w:rsidP="00346D3E">
            <w:pPr>
              <w:pStyle w:val="Normal1"/>
            </w:pPr>
            <w:ins w:id="45" w:author="Chao Xu" w:date="2017-12-29T01:18:00Z">
              <w:r>
                <w:t>1</w:t>
              </w:r>
            </w:ins>
          </w:p>
        </w:tc>
      </w:tr>
      <w:tr w:rsidR="00346D3E" w14:paraId="1655EC0E" w14:textId="77777777" w:rsidTr="00346D3E">
        <w:tc>
          <w:tcPr>
            <w:tcW w:w="1795" w:type="dxa"/>
          </w:tcPr>
          <w:p w14:paraId="60E70BAC" w14:textId="3C851E24" w:rsidR="00346D3E" w:rsidRDefault="00346D3E" w:rsidP="00346D3E">
            <w:pPr>
              <w:pStyle w:val="Normal1"/>
            </w:pPr>
            <w:r>
              <w:t>S0087</w:t>
            </w:r>
          </w:p>
        </w:tc>
        <w:tc>
          <w:tcPr>
            <w:tcW w:w="1535" w:type="dxa"/>
          </w:tcPr>
          <w:p w14:paraId="1AB7C038" w14:textId="21CD0C94" w:rsidR="00346D3E" w:rsidRDefault="007841DA" w:rsidP="00346D3E">
            <w:pPr>
              <w:pStyle w:val="Normal1"/>
            </w:pPr>
            <w:ins w:id="46" w:author="Chao Xu" w:date="2017-12-29T01:18:00Z">
              <w:r>
                <w:t>2</w:t>
              </w:r>
            </w:ins>
          </w:p>
        </w:tc>
      </w:tr>
      <w:tr w:rsidR="00346D3E" w14:paraId="0B091987" w14:textId="77777777" w:rsidTr="00346D3E">
        <w:tc>
          <w:tcPr>
            <w:tcW w:w="1795" w:type="dxa"/>
          </w:tcPr>
          <w:p w14:paraId="794D820A" w14:textId="42919095" w:rsidR="00346D3E" w:rsidRDefault="00346D3E" w:rsidP="00346D3E">
            <w:pPr>
              <w:pStyle w:val="Normal1"/>
            </w:pPr>
            <w:r>
              <w:t>S0088</w:t>
            </w:r>
          </w:p>
        </w:tc>
        <w:tc>
          <w:tcPr>
            <w:tcW w:w="1535" w:type="dxa"/>
          </w:tcPr>
          <w:p w14:paraId="2D82B93D" w14:textId="361C48CA" w:rsidR="00346D3E" w:rsidRDefault="00596663" w:rsidP="00346D3E">
            <w:pPr>
              <w:pStyle w:val="Normal1"/>
            </w:pPr>
            <w:ins w:id="47" w:author="Chao Xu" w:date="2017-12-29T01:18:00Z">
              <w:r>
                <w:t>1</w:t>
              </w:r>
            </w:ins>
          </w:p>
        </w:tc>
      </w:tr>
      <w:tr w:rsidR="00346D3E" w14:paraId="64D8B5BC" w14:textId="77777777" w:rsidTr="00346D3E">
        <w:tc>
          <w:tcPr>
            <w:tcW w:w="1795" w:type="dxa"/>
          </w:tcPr>
          <w:p w14:paraId="772504A4" w14:textId="2821D691" w:rsidR="00346D3E" w:rsidRDefault="00346D3E" w:rsidP="00346D3E">
            <w:pPr>
              <w:pStyle w:val="Normal1"/>
            </w:pPr>
            <w:r>
              <w:t>S0089</w:t>
            </w:r>
          </w:p>
        </w:tc>
        <w:tc>
          <w:tcPr>
            <w:tcW w:w="1535" w:type="dxa"/>
          </w:tcPr>
          <w:p w14:paraId="622FF50C" w14:textId="76212F2B" w:rsidR="00346D3E" w:rsidRDefault="00596663" w:rsidP="00346D3E">
            <w:pPr>
              <w:pStyle w:val="Normal1"/>
            </w:pPr>
            <w:ins w:id="48" w:author="Chao Xu" w:date="2017-12-29T01:18:00Z">
              <w:r>
                <w:t>2</w:t>
              </w:r>
            </w:ins>
          </w:p>
        </w:tc>
      </w:tr>
      <w:tr w:rsidR="00346D3E" w14:paraId="43E61EEF" w14:textId="77777777" w:rsidTr="00346D3E">
        <w:tc>
          <w:tcPr>
            <w:tcW w:w="1795" w:type="dxa"/>
          </w:tcPr>
          <w:p w14:paraId="68C0C81C" w14:textId="2F3BB741" w:rsidR="00346D3E" w:rsidRDefault="00346D3E" w:rsidP="00346D3E">
            <w:pPr>
              <w:pStyle w:val="Normal1"/>
            </w:pPr>
            <w:r>
              <w:t>S0090</w:t>
            </w:r>
          </w:p>
        </w:tc>
        <w:tc>
          <w:tcPr>
            <w:tcW w:w="1535" w:type="dxa"/>
          </w:tcPr>
          <w:p w14:paraId="46C9B9B5" w14:textId="721B70E4" w:rsidR="00346D3E" w:rsidRDefault="00596663" w:rsidP="00346D3E">
            <w:pPr>
              <w:pStyle w:val="Normal1"/>
            </w:pPr>
            <w:ins w:id="49" w:author="Chao Xu" w:date="2017-12-29T01:18:00Z">
              <w:r>
                <w:t>2</w:t>
              </w:r>
            </w:ins>
          </w:p>
        </w:tc>
      </w:tr>
      <w:tr w:rsidR="00346D3E" w14:paraId="540D6A31" w14:textId="77777777" w:rsidTr="00346D3E">
        <w:tc>
          <w:tcPr>
            <w:tcW w:w="1795" w:type="dxa"/>
          </w:tcPr>
          <w:p w14:paraId="6E3D89EB" w14:textId="20F1FED3" w:rsidR="00346D3E" w:rsidRDefault="00346D3E" w:rsidP="00346D3E">
            <w:pPr>
              <w:pStyle w:val="Normal1"/>
            </w:pPr>
            <w:r>
              <w:t>S0091</w:t>
            </w:r>
          </w:p>
        </w:tc>
        <w:tc>
          <w:tcPr>
            <w:tcW w:w="1535" w:type="dxa"/>
          </w:tcPr>
          <w:p w14:paraId="49E0E712" w14:textId="21C6C6CD" w:rsidR="00346D3E" w:rsidRDefault="00596663" w:rsidP="00346D3E">
            <w:pPr>
              <w:pStyle w:val="Normal1"/>
            </w:pPr>
            <w:ins w:id="50" w:author="Chao Xu" w:date="2017-12-29T01:18:00Z">
              <w:r>
                <w:t>3</w:t>
              </w:r>
            </w:ins>
          </w:p>
        </w:tc>
      </w:tr>
      <w:tr w:rsidR="00346D3E" w14:paraId="2C3034CF" w14:textId="77777777" w:rsidTr="00346D3E">
        <w:tc>
          <w:tcPr>
            <w:tcW w:w="1795" w:type="dxa"/>
          </w:tcPr>
          <w:p w14:paraId="21AFACAC" w14:textId="146C1E91" w:rsidR="00346D3E" w:rsidRDefault="00346D3E" w:rsidP="00346D3E">
            <w:pPr>
              <w:pStyle w:val="Normal1"/>
            </w:pPr>
            <w:r>
              <w:t>S0092</w:t>
            </w:r>
          </w:p>
        </w:tc>
        <w:tc>
          <w:tcPr>
            <w:tcW w:w="1535" w:type="dxa"/>
          </w:tcPr>
          <w:p w14:paraId="6B801846" w14:textId="61C57692" w:rsidR="00346D3E" w:rsidRDefault="00596663" w:rsidP="00346D3E">
            <w:pPr>
              <w:pStyle w:val="Normal1"/>
            </w:pPr>
            <w:ins w:id="51" w:author="Chao Xu" w:date="2017-12-29T01:18:00Z">
              <w:r>
                <w:t>2</w:t>
              </w:r>
            </w:ins>
          </w:p>
        </w:tc>
      </w:tr>
      <w:tr w:rsidR="00346D3E" w14:paraId="0D1749CA" w14:textId="77777777" w:rsidTr="00346D3E">
        <w:tc>
          <w:tcPr>
            <w:tcW w:w="1795" w:type="dxa"/>
          </w:tcPr>
          <w:p w14:paraId="4C21E893" w14:textId="71DBB2ED" w:rsidR="00346D3E" w:rsidRDefault="00346D3E" w:rsidP="00346D3E">
            <w:pPr>
              <w:pStyle w:val="Normal1"/>
            </w:pPr>
            <w:r>
              <w:t>S0093</w:t>
            </w:r>
          </w:p>
        </w:tc>
        <w:tc>
          <w:tcPr>
            <w:tcW w:w="1535" w:type="dxa"/>
          </w:tcPr>
          <w:p w14:paraId="4BE436CE" w14:textId="6F629F8B" w:rsidR="00346D3E" w:rsidRDefault="00596663" w:rsidP="00346D3E">
            <w:pPr>
              <w:pStyle w:val="Normal1"/>
            </w:pPr>
            <w:ins w:id="52" w:author="Chao Xu" w:date="2017-12-29T01:18:00Z">
              <w:r>
                <w:t>3</w:t>
              </w:r>
            </w:ins>
          </w:p>
        </w:tc>
      </w:tr>
      <w:tr w:rsidR="00346D3E" w14:paraId="34D38DBB" w14:textId="77777777" w:rsidTr="00346D3E">
        <w:tc>
          <w:tcPr>
            <w:tcW w:w="1795" w:type="dxa"/>
          </w:tcPr>
          <w:p w14:paraId="35815341" w14:textId="08098FBB" w:rsidR="00346D3E" w:rsidRDefault="00346D3E" w:rsidP="00346D3E">
            <w:pPr>
              <w:pStyle w:val="Normal1"/>
            </w:pPr>
            <w:r>
              <w:t>S0094</w:t>
            </w:r>
          </w:p>
        </w:tc>
        <w:tc>
          <w:tcPr>
            <w:tcW w:w="1535" w:type="dxa"/>
          </w:tcPr>
          <w:p w14:paraId="3D63B2EA" w14:textId="358F95E7" w:rsidR="00346D3E" w:rsidRDefault="00596663" w:rsidP="00346D3E">
            <w:pPr>
              <w:pStyle w:val="Normal1"/>
            </w:pPr>
            <w:ins w:id="53" w:author="Chao Xu" w:date="2017-12-29T01:18:00Z">
              <w:r>
                <w:t>2</w:t>
              </w:r>
            </w:ins>
          </w:p>
        </w:tc>
      </w:tr>
      <w:tr w:rsidR="00346D3E" w14:paraId="777A2ACC" w14:textId="77777777" w:rsidTr="00346D3E">
        <w:tc>
          <w:tcPr>
            <w:tcW w:w="1795" w:type="dxa"/>
          </w:tcPr>
          <w:p w14:paraId="5ED422D0" w14:textId="587E8036" w:rsidR="00346D3E" w:rsidRDefault="00346D3E" w:rsidP="00346D3E">
            <w:pPr>
              <w:pStyle w:val="Normal1"/>
            </w:pPr>
            <w:r>
              <w:lastRenderedPageBreak/>
              <w:t>S0095</w:t>
            </w:r>
          </w:p>
        </w:tc>
        <w:tc>
          <w:tcPr>
            <w:tcW w:w="1535" w:type="dxa"/>
          </w:tcPr>
          <w:p w14:paraId="0B488099" w14:textId="3E0486E7" w:rsidR="00346D3E" w:rsidRDefault="00596663" w:rsidP="00346D3E">
            <w:pPr>
              <w:pStyle w:val="Normal1"/>
            </w:pPr>
            <w:ins w:id="54" w:author="Chao Xu" w:date="2017-12-29T01:20:00Z">
              <w:r>
                <w:t>2</w:t>
              </w:r>
            </w:ins>
          </w:p>
        </w:tc>
      </w:tr>
    </w:tbl>
    <w:p w14:paraId="3A9ADA57" w14:textId="77777777" w:rsidR="00346D3E" w:rsidRDefault="00346D3E" w:rsidP="00346D3E">
      <w:pPr>
        <w:pStyle w:val="Heading2"/>
        <w:keepNext w:val="0"/>
        <w:keepLines w:val="0"/>
        <w:spacing w:before="240" w:after="40"/>
        <w:contextualSpacing w:val="0"/>
      </w:pPr>
    </w:p>
    <w:p w14:paraId="7E9E467B" w14:textId="1CDFAB83" w:rsidR="00346D3E" w:rsidRDefault="00346D3E" w:rsidP="00346D3E">
      <w:pPr>
        <w:pStyle w:val="Heading2"/>
        <w:keepNext w:val="0"/>
        <w:keepLines w:val="0"/>
        <w:spacing w:before="240" w:after="40"/>
        <w:contextualSpacing w:val="0"/>
      </w:pPr>
      <w:r>
        <w:t>Task 3: Predicting Produce Sales</w:t>
      </w:r>
    </w:p>
    <w:p w14:paraId="713BD865" w14:textId="304D1553" w:rsidR="00346D3E" w:rsidRDefault="00346D3E" w:rsidP="00860966">
      <w:pPr>
        <w:pStyle w:val="Normal1"/>
        <w:numPr>
          <w:ilvl w:val="0"/>
          <w:numId w:val="19"/>
        </w:numPr>
        <w:rPr>
          <w:ins w:id="55" w:author="Chao Xu" w:date="2017-12-29T10:34:00Z"/>
        </w:rPr>
        <w:pPrChange w:id="56" w:author="Chao Xu" w:date="2017-12-29T10:34:00Z">
          <w:pPr>
            <w:pStyle w:val="Normal1"/>
            <w:ind w:left="720"/>
          </w:pPr>
        </w:pPrChange>
      </w:pPr>
      <w:del w:id="57" w:author="Chao Xu" w:date="2017-12-29T10:34:00Z">
        <w:r w:rsidDel="00860966">
          <w:delText xml:space="preserve">1. </w:delText>
        </w:r>
      </w:del>
      <w:r>
        <w:t>What type of ETS or ARIMA model did you use for each forecast? Use ETS(</w:t>
      </w:r>
      <w:proofErr w:type="spellStart"/>
      <w:proofErr w:type="gramStart"/>
      <w:r>
        <w:t>a,m</w:t>
      </w:r>
      <w:proofErr w:type="gramEnd"/>
      <w:r>
        <w:t>,n</w:t>
      </w:r>
      <w:proofErr w:type="spellEnd"/>
      <w:r>
        <w:t>) or ARIMA(</w:t>
      </w:r>
      <w:proofErr w:type="spellStart"/>
      <w:r>
        <w:t>ar</w:t>
      </w:r>
      <w:proofErr w:type="spellEnd"/>
      <w:r>
        <w:t xml:space="preserve">, </w:t>
      </w:r>
      <w:proofErr w:type="spellStart"/>
      <w:r>
        <w:t>i</w:t>
      </w:r>
      <w:proofErr w:type="spellEnd"/>
      <w:r>
        <w:t>, ma) notation. How did you come to that decision?</w:t>
      </w:r>
    </w:p>
    <w:p w14:paraId="3EC1EA7A" w14:textId="2CC0FC70" w:rsidR="00860966" w:rsidRDefault="00313D29" w:rsidP="00860966">
      <w:pPr>
        <w:pStyle w:val="Normal1"/>
        <w:ind w:left="1080"/>
        <w:rPr>
          <w:ins w:id="58" w:author="Chao Xu" w:date="2017-12-29T10:44:00Z"/>
        </w:rPr>
      </w:pPr>
      <w:ins w:id="59" w:author="Chao Xu" w:date="2017-12-29T10:43:00Z">
        <w:r>
          <w:t xml:space="preserve">I used </w:t>
        </w:r>
        <w:proofErr w:type="gramStart"/>
        <w:r>
          <w:t>ARIMA(</w:t>
        </w:r>
        <w:proofErr w:type="spellStart"/>
        <w:proofErr w:type="gramEnd"/>
        <w:r>
          <w:t>ar</w:t>
        </w:r>
        <w:proofErr w:type="spellEnd"/>
        <w:r>
          <w:t xml:space="preserve">=0, </w:t>
        </w:r>
        <w:proofErr w:type="spellStart"/>
        <w:r>
          <w:t>i</w:t>
        </w:r>
        <w:proofErr w:type="spellEnd"/>
        <w:r>
          <w:t>=1, ma=2)(</w:t>
        </w:r>
      </w:ins>
      <w:ins w:id="60" w:author="Chao Xu" w:date="2017-12-29T10:44:00Z">
        <w:r>
          <w:t>P=0, D=1, Q=2</w:t>
        </w:r>
      </w:ins>
      <w:ins w:id="61" w:author="Chao Xu" w:date="2017-12-29T10:43:00Z">
        <w:r>
          <w:t>)</w:t>
        </w:r>
      </w:ins>
      <w:ins w:id="62" w:author="Chao Xu" w:date="2017-12-29T10:44:00Z">
        <w:r>
          <w:t xml:space="preserve">. </w:t>
        </w:r>
      </w:ins>
    </w:p>
    <w:p w14:paraId="02A12218" w14:textId="63736601" w:rsidR="00313D29" w:rsidRDefault="00313D29" w:rsidP="00860966">
      <w:pPr>
        <w:pStyle w:val="Normal1"/>
        <w:ind w:left="1080"/>
        <w:rPr>
          <w:ins w:id="63" w:author="Chao Xu" w:date="2017-12-29T10:44:00Z"/>
        </w:rPr>
      </w:pPr>
      <w:ins w:id="64" w:author="Chao Xu" w:date="2017-12-29T10:44:00Z">
        <w:r>
          <w:t xml:space="preserve">Below is the ACF and PACF for the raw </w:t>
        </w:r>
        <w:r w:rsidR="00D4201B">
          <w:t>total sales for all existing stores</w:t>
        </w:r>
      </w:ins>
    </w:p>
    <w:p w14:paraId="3CD61AF1" w14:textId="5D1D1ED6" w:rsidR="00313D29" w:rsidRDefault="00313D29" w:rsidP="00860966">
      <w:pPr>
        <w:pStyle w:val="Normal1"/>
        <w:ind w:left="1080"/>
        <w:rPr>
          <w:ins w:id="65" w:author="Chao Xu" w:date="2017-12-29T10:44:00Z"/>
        </w:rPr>
      </w:pPr>
      <w:ins w:id="66" w:author="Chao Xu" w:date="2017-12-29T10:44:00Z">
        <w:r>
          <w:rPr>
            <w:noProof/>
          </w:rPr>
          <w:drawing>
            <wp:inline distT="0" distB="0" distL="0" distR="0" wp14:anchorId="6F01C22C" wp14:editId="7F3B9B47">
              <wp:extent cx="5403273" cy="16573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_raw_plot.png"/>
                      <pic:cNvPicPr/>
                    </pic:nvPicPr>
                    <pic:blipFill>
                      <a:blip r:embed="rId14"/>
                      <a:stretch>
                        <a:fillRect/>
                      </a:stretch>
                    </pic:blipFill>
                    <pic:spPr>
                      <a:xfrm>
                        <a:off x="0" y="0"/>
                        <a:ext cx="5410761" cy="1659647"/>
                      </a:xfrm>
                      <a:prstGeom prst="rect">
                        <a:avLst/>
                      </a:prstGeom>
                    </pic:spPr>
                  </pic:pic>
                </a:graphicData>
              </a:graphic>
            </wp:inline>
          </w:drawing>
        </w:r>
      </w:ins>
    </w:p>
    <w:p w14:paraId="4134D5DA" w14:textId="0D30E50F" w:rsidR="00D4201B" w:rsidRDefault="00D4201B" w:rsidP="00860966">
      <w:pPr>
        <w:pStyle w:val="Normal1"/>
        <w:ind w:left="1080"/>
        <w:rPr>
          <w:ins w:id="67" w:author="Chao Xu" w:date="2017-12-29T10:45:00Z"/>
        </w:rPr>
      </w:pPr>
      <w:ins w:id="68" w:author="Chao Xu" w:date="2017-12-29T10:45:00Z">
        <w:r>
          <w:t>Below is the corresponding seasonal second difference plot:</w:t>
        </w:r>
      </w:ins>
    </w:p>
    <w:p w14:paraId="27D0173A" w14:textId="2DFA9E7D" w:rsidR="00D4201B" w:rsidRDefault="00D4201B" w:rsidP="00860966">
      <w:pPr>
        <w:pStyle w:val="Normal1"/>
        <w:ind w:left="1080"/>
        <w:pPrChange w:id="69" w:author="Chao Xu" w:date="2017-12-29T10:34:00Z">
          <w:pPr>
            <w:pStyle w:val="Normal1"/>
            <w:ind w:left="720"/>
          </w:pPr>
        </w:pPrChange>
      </w:pPr>
      <w:ins w:id="70" w:author="Chao Xu" w:date="2017-12-29T10:45:00Z">
        <w:r>
          <w:rPr>
            <w:noProof/>
          </w:rPr>
          <w:drawing>
            <wp:inline distT="0" distB="0" distL="0" distR="0" wp14:anchorId="029EFCE7" wp14:editId="0FEA7415">
              <wp:extent cx="5376863" cy="16785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s_plot_seasonal_2nd_diff.png"/>
                      <pic:cNvPicPr/>
                    </pic:nvPicPr>
                    <pic:blipFill>
                      <a:blip r:embed="rId15"/>
                      <a:stretch>
                        <a:fillRect/>
                      </a:stretch>
                    </pic:blipFill>
                    <pic:spPr>
                      <a:xfrm>
                        <a:off x="0" y="0"/>
                        <a:ext cx="5389390" cy="1682457"/>
                      </a:xfrm>
                      <a:prstGeom prst="rect">
                        <a:avLst/>
                      </a:prstGeom>
                    </pic:spPr>
                  </pic:pic>
                </a:graphicData>
              </a:graphic>
            </wp:inline>
          </w:drawing>
        </w:r>
      </w:ins>
    </w:p>
    <w:p w14:paraId="02E5CA92" w14:textId="77A9033D" w:rsidR="0040286A" w:rsidRPr="0040286A" w:rsidRDefault="0040286A" w:rsidP="0040286A">
      <w:pPr>
        <w:pStyle w:val="ListParagraph"/>
        <w:numPr>
          <w:ilvl w:val="0"/>
          <w:numId w:val="19"/>
        </w:numPr>
        <w:shd w:val="clear" w:color="auto" w:fill="FFFFFF"/>
        <w:spacing w:line="240" w:lineRule="auto"/>
        <w:textAlignment w:val="baseline"/>
        <w:rPr>
          <w:ins w:id="71" w:author="Chao Xu" w:date="2017-12-29T11:36:00Z"/>
          <w:rFonts w:ascii="inherit" w:eastAsia="Times New Roman" w:hAnsi="inherit" w:cs="Helvetica"/>
          <w:color w:val="4F4F4F"/>
          <w:sz w:val="23"/>
          <w:szCs w:val="23"/>
          <w:rPrChange w:id="72" w:author="Chao Xu" w:date="2017-12-29T11:36:00Z">
            <w:rPr>
              <w:ins w:id="73" w:author="Chao Xu" w:date="2017-12-29T11:36:00Z"/>
            </w:rPr>
          </w:rPrChange>
        </w:rPr>
        <w:pPrChange w:id="74" w:author="Chao Xu" w:date="2017-12-29T11:36:00Z">
          <w:pPr>
            <w:numPr>
              <w:numId w:val="20"/>
            </w:numPr>
            <w:shd w:val="clear" w:color="auto" w:fill="FFFFFF"/>
            <w:tabs>
              <w:tab w:val="num" w:pos="720"/>
            </w:tabs>
            <w:spacing w:line="240" w:lineRule="auto"/>
            <w:ind w:left="720" w:hanging="360"/>
            <w:textAlignment w:val="baseline"/>
          </w:pPr>
        </w:pPrChange>
      </w:pPr>
      <w:ins w:id="75" w:author="Chao Xu" w:date="2017-12-29T11:36:00Z">
        <w:r w:rsidRPr="0040286A">
          <w:rPr>
            <w:rFonts w:ascii="inherit" w:eastAsia="Times New Roman" w:hAnsi="inherit" w:cs="Helvetica"/>
            <w:color w:val="4F4F4F"/>
            <w:sz w:val="23"/>
            <w:szCs w:val="23"/>
            <w:rPrChange w:id="76" w:author="Chao Xu" w:date="2017-12-29T11:36:00Z">
              <w:rPr/>
            </w:rPrChange>
          </w:rPr>
          <w:t>Please provide a table of your forecasts for existing and new stores. Also, provide visualization of your forecasts that includes historical data, existing stores forecasts, and new stores forecasts.</w:t>
        </w:r>
      </w:ins>
    </w:p>
    <w:p w14:paraId="49091A20" w14:textId="0A52A0E7" w:rsidR="0080049B" w:rsidRDefault="00346D3E" w:rsidP="0080049B">
      <w:pPr>
        <w:pStyle w:val="Normal1"/>
        <w:ind w:left="1080"/>
        <w:rPr>
          <w:ins w:id="77" w:author="Chao Xu" w:date="2017-12-29T11:47:00Z"/>
        </w:rPr>
      </w:pPr>
      <w:del w:id="78" w:author="Chao Xu" w:date="2017-12-29T10:58:00Z">
        <w:r w:rsidDel="0080049B">
          <w:delText xml:space="preserve">2. </w:delText>
        </w:r>
      </w:del>
      <w:del w:id="79" w:author="Chao Xu" w:date="2017-12-29T11:36:00Z">
        <w:r w:rsidDel="0040286A">
          <w:delText>Please provide a Tableau Dashboard (saved as a Tableau Public file) that includes a table and a plot of the three monthly forecasts; one for existing, one for new, and one for all stores. Please name the tab in the Tableau file "Task 3".</w:delText>
        </w:r>
      </w:del>
      <w:ins w:id="80" w:author="Chao Xu" w:date="2017-12-29T11:34:00Z">
        <w:r w:rsidR="003A5FCE">
          <w:rPr>
            <w:noProof/>
          </w:rPr>
          <w:drawing>
            <wp:inline distT="0" distB="0" distL="0" distR="0" wp14:anchorId="2334E5B1" wp14:editId="6B028A91">
              <wp:extent cx="2695595" cy="197645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ict_sales.png"/>
                      <pic:cNvPicPr/>
                    </pic:nvPicPr>
                    <pic:blipFill>
                      <a:blip r:embed="rId16"/>
                      <a:stretch>
                        <a:fillRect/>
                      </a:stretch>
                    </pic:blipFill>
                    <pic:spPr>
                      <a:xfrm>
                        <a:off x="0" y="0"/>
                        <a:ext cx="2695595" cy="1976452"/>
                      </a:xfrm>
                      <a:prstGeom prst="rect">
                        <a:avLst/>
                      </a:prstGeom>
                    </pic:spPr>
                  </pic:pic>
                </a:graphicData>
              </a:graphic>
            </wp:inline>
          </w:drawing>
        </w:r>
      </w:ins>
    </w:p>
    <w:p w14:paraId="1EF36F99" w14:textId="1A7138CD" w:rsidR="009938BB" w:rsidRDefault="009938BB" w:rsidP="0080049B">
      <w:pPr>
        <w:pStyle w:val="Normal1"/>
        <w:ind w:left="1080"/>
        <w:pPrChange w:id="81" w:author="Chao Xu" w:date="2017-12-29T10:58:00Z">
          <w:pPr>
            <w:pStyle w:val="Normal1"/>
            <w:ind w:left="720"/>
          </w:pPr>
        </w:pPrChange>
      </w:pPr>
      <w:ins w:id="82" w:author="Chao Xu" w:date="2017-12-29T11:47:00Z">
        <w:r>
          <w:rPr>
            <w:noProof/>
          </w:rPr>
          <w:lastRenderedPageBreak/>
          <w:drawing>
            <wp:inline distT="0" distB="0" distL="0" distR="0" wp14:anchorId="049CD5C9" wp14:editId="4CC20EFD">
              <wp:extent cx="4823605" cy="31956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t_plot.png"/>
                      <pic:cNvPicPr/>
                    </pic:nvPicPr>
                    <pic:blipFill>
                      <a:blip r:embed="rId17"/>
                      <a:stretch>
                        <a:fillRect/>
                      </a:stretch>
                    </pic:blipFill>
                    <pic:spPr>
                      <a:xfrm>
                        <a:off x="0" y="0"/>
                        <a:ext cx="4827519" cy="3198231"/>
                      </a:xfrm>
                      <a:prstGeom prst="rect">
                        <a:avLst/>
                      </a:prstGeom>
                    </pic:spPr>
                  </pic:pic>
                </a:graphicData>
              </a:graphic>
            </wp:inline>
          </w:drawing>
        </w:r>
      </w:ins>
    </w:p>
    <w:p w14:paraId="15F54D2C" w14:textId="4BC5D8DA" w:rsidR="00346D3E" w:rsidRDefault="00346D3E" w:rsidP="00346D3E">
      <w:pPr>
        <w:pStyle w:val="Normal1"/>
        <w:rPr>
          <w:ins w:id="83" w:author="Chao Xu" w:date="2017-12-29T11:47:00Z"/>
        </w:rPr>
      </w:pPr>
    </w:p>
    <w:p w14:paraId="001CEDFA" w14:textId="34D4B9EB" w:rsidR="009938BB" w:rsidRDefault="009938BB" w:rsidP="00346D3E">
      <w:pPr>
        <w:pStyle w:val="Normal1"/>
      </w:pPr>
      <w:bookmarkStart w:id="84" w:name="_GoBack"/>
      <w:ins w:id="85" w:author="Chao Xu" w:date="2017-12-29T11:48:00Z">
        <w:r>
          <w:rPr>
            <w:noProof/>
          </w:rPr>
          <w:drawing>
            <wp:inline distT="0" distB="0" distL="0" distR="0" wp14:anchorId="5FED4A68" wp14:editId="31E81BBA">
              <wp:extent cx="5634038" cy="3781908"/>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cast_sales.png"/>
                      <pic:cNvPicPr/>
                    </pic:nvPicPr>
                    <pic:blipFill>
                      <a:blip r:embed="rId18"/>
                      <a:stretch>
                        <a:fillRect/>
                      </a:stretch>
                    </pic:blipFill>
                    <pic:spPr>
                      <a:xfrm>
                        <a:off x="0" y="0"/>
                        <a:ext cx="5654082" cy="3795363"/>
                      </a:xfrm>
                      <a:prstGeom prst="rect">
                        <a:avLst/>
                      </a:prstGeom>
                    </pic:spPr>
                  </pic:pic>
                </a:graphicData>
              </a:graphic>
            </wp:inline>
          </w:drawing>
        </w:r>
      </w:ins>
      <w:bookmarkEnd w:id="84"/>
    </w:p>
    <w:p w14:paraId="67E7CA84" w14:textId="77777777" w:rsidR="00E54690" w:rsidRDefault="00E54690">
      <w:pPr>
        <w:pStyle w:val="Normal1"/>
      </w:pPr>
    </w:p>
    <w:p w14:paraId="48EB48D0" w14:textId="154D8901" w:rsidR="00510A32" w:rsidRPr="00510A32" w:rsidRDefault="00510A32">
      <w:pPr>
        <w:pStyle w:val="Normal1"/>
        <w:rPr>
          <w:sz w:val="28"/>
          <w:u w:val="single"/>
        </w:rPr>
      </w:pPr>
      <w:r w:rsidRPr="00510A32">
        <w:rPr>
          <w:sz w:val="28"/>
          <w:u w:val="single"/>
        </w:rPr>
        <w:t xml:space="preserve">Before you </w:t>
      </w:r>
      <w:r w:rsidR="00346D3E">
        <w:rPr>
          <w:sz w:val="28"/>
          <w:u w:val="single"/>
        </w:rPr>
        <w:t>s</w:t>
      </w:r>
      <w:r w:rsidRPr="00510A32">
        <w:rPr>
          <w:sz w:val="28"/>
          <w:u w:val="single"/>
        </w:rPr>
        <w:t>ubmit</w:t>
      </w:r>
    </w:p>
    <w:p w14:paraId="07FD94DC" w14:textId="77777777" w:rsidR="00510A32" w:rsidRDefault="00510A32">
      <w:pPr>
        <w:pStyle w:val="Normal1"/>
      </w:pPr>
    </w:p>
    <w:p w14:paraId="26446655" w14:textId="70BE9AE0" w:rsidR="00510A32" w:rsidRDefault="00510A32">
      <w:pPr>
        <w:pStyle w:val="Normal1"/>
      </w:pPr>
      <w:r>
        <w:t xml:space="preserve">Please check your answers against the requirements of the project dictated by the </w:t>
      </w:r>
      <w:r w:rsidR="00346D3E">
        <w:t>rubric</w:t>
      </w:r>
      <w:r>
        <w:t>. Reviewers will use this rubric to grade your project.</w:t>
      </w:r>
    </w:p>
    <w:p w14:paraId="4F60BC68" w14:textId="77777777" w:rsidR="008A1700" w:rsidRDefault="008A1700">
      <w:pPr>
        <w:pStyle w:val="Normal1"/>
      </w:pPr>
    </w:p>
    <w:sectPr w:rsidR="008A17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24349"/>
    <w:multiLevelType w:val="hybridMultilevel"/>
    <w:tmpl w:val="F5543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9620E"/>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8373338"/>
    <w:multiLevelType w:val="hybridMultilevel"/>
    <w:tmpl w:val="6B982CF0"/>
    <w:lvl w:ilvl="0" w:tplc="7234A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0F0C6C"/>
    <w:multiLevelType w:val="hybridMultilevel"/>
    <w:tmpl w:val="5D72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C5428"/>
    <w:multiLevelType w:val="hybridMultilevel"/>
    <w:tmpl w:val="B4D4DC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DB45AB"/>
    <w:multiLevelType w:val="multilevel"/>
    <w:tmpl w:val="EE54A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057222"/>
    <w:multiLevelType w:val="multilevel"/>
    <w:tmpl w:val="8DD0C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297FE2"/>
    <w:multiLevelType w:val="multilevel"/>
    <w:tmpl w:val="B3D8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E616A3"/>
    <w:multiLevelType w:val="multilevel"/>
    <w:tmpl w:val="643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665DDA"/>
    <w:multiLevelType w:val="multilevel"/>
    <w:tmpl w:val="80B65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A130D6"/>
    <w:multiLevelType w:val="hybridMultilevel"/>
    <w:tmpl w:val="78C4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8557BE"/>
    <w:multiLevelType w:val="hybridMultilevel"/>
    <w:tmpl w:val="C8A60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7F6771"/>
    <w:multiLevelType w:val="hybridMultilevel"/>
    <w:tmpl w:val="C2084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64FA2253"/>
    <w:multiLevelType w:val="multilevel"/>
    <w:tmpl w:val="FBD0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CB12D8"/>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74703C06"/>
    <w:multiLevelType w:val="hybridMultilevel"/>
    <w:tmpl w:val="F5543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7B827488"/>
    <w:multiLevelType w:val="hybridMultilevel"/>
    <w:tmpl w:val="C2084A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18"/>
  </w:num>
  <w:num w:numId="4">
    <w:abstractNumId w:val="14"/>
  </w:num>
  <w:num w:numId="5">
    <w:abstractNumId w:val="3"/>
  </w:num>
  <w:num w:numId="6">
    <w:abstractNumId w:val="4"/>
  </w:num>
  <w:num w:numId="7">
    <w:abstractNumId w:val="12"/>
  </w:num>
  <w:num w:numId="8">
    <w:abstractNumId w:val="15"/>
  </w:num>
  <w:num w:numId="9">
    <w:abstractNumId w:val="1"/>
  </w:num>
  <w:num w:numId="10">
    <w:abstractNumId w:val="8"/>
  </w:num>
  <w:num w:numId="11">
    <w:abstractNumId w:val="10"/>
  </w:num>
  <w:num w:numId="12">
    <w:abstractNumId w:val="5"/>
  </w:num>
  <w:num w:numId="13">
    <w:abstractNumId w:val="7"/>
  </w:num>
  <w:num w:numId="14">
    <w:abstractNumId w:val="19"/>
  </w:num>
  <w:num w:numId="15">
    <w:abstractNumId w:val="11"/>
  </w:num>
  <w:num w:numId="16">
    <w:abstractNumId w:val="6"/>
  </w:num>
  <w:num w:numId="17">
    <w:abstractNumId w:val="0"/>
  </w:num>
  <w:num w:numId="18">
    <w:abstractNumId w:val="16"/>
  </w:num>
  <w:num w:numId="19">
    <w:abstractNumId w:val="2"/>
  </w:num>
  <w:num w:numId="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o Xu">
    <w15:presenceInfo w15:providerId="Windows Live" w15:userId="bcf94fbce7b0c1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700"/>
    <w:rsid w:val="00017180"/>
    <w:rsid w:val="000211F1"/>
    <w:rsid w:val="00065356"/>
    <w:rsid w:val="0008688E"/>
    <w:rsid w:val="000B09C8"/>
    <w:rsid w:val="000F045F"/>
    <w:rsid w:val="0015553E"/>
    <w:rsid w:val="00177195"/>
    <w:rsid w:val="00183355"/>
    <w:rsid w:val="001851F3"/>
    <w:rsid w:val="001A48F1"/>
    <w:rsid w:val="001D2006"/>
    <w:rsid w:val="001D3233"/>
    <w:rsid w:val="00223D9F"/>
    <w:rsid w:val="002276CA"/>
    <w:rsid w:val="00227918"/>
    <w:rsid w:val="00256FCB"/>
    <w:rsid w:val="00270465"/>
    <w:rsid w:val="00290190"/>
    <w:rsid w:val="002B1BBC"/>
    <w:rsid w:val="002D2AF0"/>
    <w:rsid w:val="003122DD"/>
    <w:rsid w:val="00313D29"/>
    <w:rsid w:val="00345E51"/>
    <w:rsid w:val="00346D3E"/>
    <w:rsid w:val="00373C7A"/>
    <w:rsid w:val="003A5FCE"/>
    <w:rsid w:val="003D2847"/>
    <w:rsid w:val="003D733E"/>
    <w:rsid w:val="0040286A"/>
    <w:rsid w:val="00420BAE"/>
    <w:rsid w:val="004460C3"/>
    <w:rsid w:val="004663C4"/>
    <w:rsid w:val="004963EF"/>
    <w:rsid w:val="004A2BB7"/>
    <w:rsid w:val="004B08C9"/>
    <w:rsid w:val="005018DB"/>
    <w:rsid w:val="00510A32"/>
    <w:rsid w:val="0055363F"/>
    <w:rsid w:val="00556697"/>
    <w:rsid w:val="005903B1"/>
    <w:rsid w:val="00596663"/>
    <w:rsid w:val="005A1DA5"/>
    <w:rsid w:val="005A3B0B"/>
    <w:rsid w:val="005C2F65"/>
    <w:rsid w:val="005F69A9"/>
    <w:rsid w:val="0062386B"/>
    <w:rsid w:val="006560B3"/>
    <w:rsid w:val="00682331"/>
    <w:rsid w:val="00706B11"/>
    <w:rsid w:val="00737975"/>
    <w:rsid w:val="00755ADC"/>
    <w:rsid w:val="007841DA"/>
    <w:rsid w:val="0079699C"/>
    <w:rsid w:val="007B5497"/>
    <w:rsid w:val="007C6168"/>
    <w:rsid w:val="007C736D"/>
    <w:rsid w:val="0080049B"/>
    <w:rsid w:val="0082225C"/>
    <w:rsid w:val="0084401E"/>
    <w:rsid w:val="00860966"/>
    <w:rsid w:val="00883DE6"/>
    <w:rsid w:val="008A1700"/>
    <w:rsid w:val="008C4CFB"/>
    <w:rsid w:val="00912A5C"/>
    <w:rsid w:val="009404F5"/>
    <w:rsid w:val="00952C3B"/>
    <w:rsid w:val="009530AF"/>
    <w:rsid w:val="009835EB"/>
    <w:rsid w:val="009938BB"/>
    <w:rsid w:val="009A2599"/>
    <w:rsid w:val="009B3528"/>
    <w:rsid w:val="009D02D3"/>
    <w:rsid w:val="009F3A9B"/>
    <w:rsid w:val="00A53787"/>
    <w:rsid w:val="00A90F42"/>
    <w:rsid w:val="00AB4D17"/>
    <w:rsid w:val="00B137AA"/>
    <w:rsid w:val="00B21961"/>
    <w:rsid w:val="00B3462C"/>
    <w:rsid w:val="00B56EED"/>
    <w:rsid w:val="00B6200B"/>
    <w:rsid w:val="00B66197"/>
    <w:rsid w:val="00BB58A6"/>
    <w:rsid w:val="00BC0AC4"/>
    <w:rsid w:val="00BD285E"/>
    <w:rsid w:val="00BD4184"/>
    <w:rsid w:val="00BF3FEE"/>
    <w:rsid w:val="00BF473A"/>
    <w:rsid w:val="00BF6AF7"/>
    <w:rsid w:val="00C03765"/>
    <w:rsid w:val="00C03E00"/>
    <w:rsid w:val="00C26E98"/>
    <w:rsid w:val="00C36383"/>
    <w:rsid w:val="00C7658D"/>
    <w:rsid w:val="00C81005"/>
    <w:rsid w:val="00C81913"/>
    <w:rsid w:val="00C902F9"/>
    <w:rsid w:val="00C9107A"/>
    <w:rsid w:val="00CB2312"/>
    <w:rsid w:val="00CB3EC5"/>
    <w:rsid w:val="00CB5962"/>
    <w:rsid w:val="00D04879"/>
    <w:rsid w:val="00D24562"/>
    <w:rsid w:val="00D32A67"/>
    <w:rsid w:val="00D4201B"/>
    <w:rsid w:val="00D60ECB"/>
    <w:rsid w:val="00DC4BAD"/>
    <w:rsid w:val="00DE79EB"/>
    <w:rsid w:val="00E44257"/>
    <w:rsid w:val="00E54690"/>
    <w:rsid w:val="00E6612F"/>
    <w:rsid w:val="00E926FB"/>
    <w:rsid w:val="00E937CB"/>
    <w:rsid w:val="00F010F1"/>
    <w:rsid w:val="00F15C2C"/>
    <w:rsid w:val="00F47406"/>
    <w:rsid w:val="00F84B0A"/>
    <w:rsid w:val="00FA08FB"/>
    <w:rsid w:val="00FB35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C46E1624-067F-4D8B-AA2F-E86217E0B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 w:type="paragraph" w:styleId="NormalWeb">
    <w:name w:val="Normal (Web)"/>
    <w:basedOn w:val="Normal"/>
    <w:uiPriority w:val="99"/>
    <w:unhideWhenUsed/>
    <w:rsid w:val="00BB58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B58A6"/>
  </w:style>
  <w:style w:type="character" w:styleId="HTMLCode">
    <w:name w:val="HTML Code"/>
    <w:basedOn w:val="DefaultParagraphFont"/>
    <w:uiPriority w:val="99"/>
    <w:semiHidden/>
    <w:unhideWhenUsed/>
    <w:rsid w:val="00BB58A6"/>
    <w:rPr>
      <w:rFonts w:ascii="Courier New" w:eastAsia="Times New Roman" w:hAnsi="Courier New" w:cs="Courier New"/>
      <w:sz w:val="20"/>
      <w:szCs w:val="20"/>
    </w:rPr>
  </w:style>
  <w:style w:type="paragraph" w:styleId="ListParagraph">
    <w:name w:val="List Paragraph"/>
    <w:basedOn w:val="Normal"/>
    <w:uiPriority w:val="34"/>
    <w:qFormat/>
    <w:rsid w:val="00BB58A6"/>
    <w:pPr>
      <w:ind w:left="720"/>
      <w:contextualSpacing/>
    </w:pPr>
  </w:style>
  <w:style w:type="character" w:styleId="Strong">
    <w:name w:val="Strong"/>
    <w:basedOn w:val="DefaultParagraphFont"/>
    <w:uiPriority w:val="22"/>
    <w:qFormat/>
    <w:rsid w:val="00BB58A6"/>
    <w:rPr>
      <w:b/>
      <w:bCs/>
    </w:rPr>
  </w:style>
  <w:style w:type="paragraph" w:styleId="Revision">
    <w:name w:val="Revision"/>
    <w:hidden/>
    <w:uiPriority w:val="99"/>
    <w:semiHidden/>
    <w:rsid w:val="001D2006"/>
    <w:pPr>
      <w:spacing w:line="240" w:lineRule="auto"/>
    </w:pPr>
  </w:style>
  <w:style w:type="character" w:styleId="UnresolvedMention">
    <w:name w:val="Unresolved Mention"/>
    <w:basedOn w:val="DefaultParagraphFont"/>
    <w:uiPriority w:val="99"/>
    <w:semiHidden/>
    <w:unhideWhenUsed/>
    <w:rsid w:val="00952C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671701">
      <w:bodyDiv w:val="1"/>
      <w:marLeft w:val="0"/>
      <w:marRight w:val="0"/>
      <w:marTop w:val="0"/>
      <w:marBottom w:val="0"/>
      <w:divBdr>
        <w:top w:val="none" w:sz="0" w:space="0" w:color="auto"/>
        <w:left w:val="none" w:sz="0" w:space="0" w:color="auto"/>
        <w:bottom w:val="none" w:sz="0" w:space="0" w:color="auto"/>
        <w:right w:val="none" w:sz="0" w:space="0" w:color="auto"/>
      </w:divBdr>
    </w:div>
    <w:div w:id="170872161">
      <w:bodyDiv w:val="1"/>
      <w:marLeft w:val="0"/>
      <w:marRight w:val="0"/>
      <w:marTop w:val="0"/>
      <w:marBottom w:val="0"/>
      <w:divBdr>
        <w:top w:val="none" w:sz="0" w:space="0" w:color="auto"/>
        <w:left w:val="none" w:sz="0" w:space="0" w:color="auto"/>
        <w:bottom w:val="none" w:sz="0" w:space="0" w:color="auto"/>
        <w:right w:val="none" w:sz="0" w:space="0" w:color="auto"/>
      </w:divBdr>
    </w:div>
    <w:div w:id="188839254">
      <w:bodyDiv w:val="1"/>
      <w:marLeft w:val="0"/>
      <w:marRight w:val="0"/>
      <w:marTop w:val="0"/>
      <w:marBottom w:val="0"/>
      <w:divBdr>
        <w:top w:val="none" w:sz="0" w:space="0" w:color="auto"/>
        <w:left w:val="none" w:sz="0" w:space="0" w:color="auto"/>
        <w:bottom w:val="none" w:sz="0" w:space="0" w:color="auto"/>
        <w:right w:val="none" w:sz="0" w:space="0" w:color="auto"/>
      </w:divBdr>
    </w:div>
    <w:div w:id="761268650">
      <w:bodyDiv w:val="1"/>
      <w:marLeft w:val="0"/>
      <w:marRight w:val="0"/>
      <w:marTop w:val="0"/>
      <w:marBottom w:val="0"/>
      <w:divBdr>
        <w:top w:val="none" w:sz="0" w:space="0" w:color="auto"/>
        <w:left w:val="none" w:sz="0" w:space="0" w:color="auto"/>
        <w:bottom w:val="none" w:sz="0" w:space="0" w:color="auto"/>
        <w:right w:val="none" w:sz="0" w:space="0" w:color="auto"/>
      </w:divBdr>
    </w:div>
    <w:div w:id="1076441506">
      <w:bodyDiv w:val="1"/>
      <w:marLeft w:val="0"/>
      <w:marRight w:val="0"/>
      <w:marTop w:val="0"/>
      <w:marBottom w:val="0"/>
      <w:divBdr>
        <w:top w:val="none" w:sz="0" w:space="0" w:color="auto"/>
        <w:left w:val="none" w:sz="0" w:space="0" w:color="auto"/>
        <w:bottom w:val="none" w:sz="0" w:space="0" w:color="auto"/>
        <w:right w:val="none" w:sz="0" w:space="0" w:color="auto"/>
      </w:divBdr>
    </w:div>
    <w:div w:id="1194153452">
      <w:bodyDiv w:val="1"/>
      <w:marLeft w:val="0"/>
      <w:marRight w:val="0"/>
      <w:marTop w:val="0"/>
      <w:marBottom w:val="0"/>
      <w:divBdr>
        <w:top w:val="none" w:sz="0" w:space="0" w:color="auto"/>
        <w:left w:val="none" w:sz="0" w:space="0" w:color="auto"/>
        <w:bottom w:val="none" w:sz="0" w:space="0" w:color="auto"/>
        <w:right w:val="none" w:sz="0" w:space="0" w:color="auto"/>
      </w:divBdr>
    </w:div>
    <w:div w:id="1267035463">
      <w:bodyDiv w:val="1"/>
      <w:marLeft w:val="0"/>
      <w:marRight w:val="0"/>
      <w:marTop w:val="0"/>
      <w:marBottom w:val="0"/>
      <w:divBdr>
        <w:top w:val="none" w:sz="0" w:space="0" w:color="auto"/>
        <w:left w:val="none" w:sz="0" w:space="0" w:color="auto"/>
        <w:bottom w:val="none" w:sz="0" w:space="0" w:color="auto"/>
        <w:right w:val="none" w:sz="0" w:space="0" w:color="auto"/>
      </w:divBdr>
    </w:div>
    <w:div w:id="1347633401">
      <w:bodyDiv w:val="1"/>
      <w:marLeft w:val="0"/>
      <w:marRight w:val="0"/>
      <w:marTop w:val="0"/>
      <w:marBottom w:val="0"/>
      <w:divBdr>
        <w:top w:val="none" w:sz="0" w:space="0" w:color="auto"/>
        <w:left w:val="none" w:sz="0" w:space="0" w:color="auto"/>
        <w:bottom w:val="none" w:sz="0" w:space="0" w:color="auto"/>
        <w:right w:val="none" w:sz="0" w:space="0" w:color="auto"/>
      </w:divBdr>
    </w:div>
    <w:div w:id="1877236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coco.udacity.com/nanodegrees/nd008/locale/en-us/versions/1.0.0/parts/7271/projec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review.udacity.com/%23!/projects/d7a0dae3-c362-4ff7-b39c-e4652351e669"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35B5E-C02B-424E-AD17-7BD7B2AAF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6</Pages>
  <Words>490</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Nelson</dc:creator>
  <cp:lastModifiedBy>Chao Xu</cp:lastModifiedBy>
  <cp:revision>14</cp:revision>
  <dcterms:created xsi:type="dcterms:W3CDTF">2017-01-05T00:13:00Z</dcterms:created>
  <dcterms:modified xsi:type="dcterms:W3CDTF">2017-12-29T19:48:00Z</dcterms:modified>
</cp:coreProperties>
</file>